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关于开展红途智盒 IB-200 现场巡检工作的通知</w:t>
      </w:r>
    </w:p>
    <w:p>
      <w:r>
        <w:t>各部门：</w:t>
      </w:r>
    </w:p>
    <w:p>
      <w:del w:id="1001" w:author="AI润色" w:date="2026-06-12T00:00:00Z">
        <w:r>
          <w:delText xml:space="preserve">为了进一步的加强设备运行的安全性的管理，根据公司的相关的规定</w:delText>
        </w:r>
      </w:del>
      <w:ins w:id="1002" w:author="AI润色" w:date="2026-06-12T00:00:00Z">
        <w:r>
          <w:t xml:space="preserve">为进一步加强设备运行安全管理，根据公司有关规定</w:t>
        </w:r>
      </w:ins>
      <w:commentRangeStart w:id="0"/>
      <w:r>
        <w:t xml:space="preserve"/>
      </w:r>
      <w:commentRangeEnd w:id="0"/>
      <w:r>
        <w:rPr>
          <w:rStyle w:val="CommentReference"/>
        </w:rPr>
        <w:commentReference w:id="0"/>
      </w:r>
      <w:r>
        <w:t xml:space="preserve">，现就开展红途智盒 IB-200 现场巡检工作有关事项通知如下。</w:t>
      </w:r>
    </w:p>
    <w:p>
      <w:r>
        <w:t xml:space="preserve">一、巡检范围。本次巡检覆盖所有已部署红途智盒 IB-200 的现场，包括在Ascend平台上运行的全部业务系统，</w:t>
      </w:r>
      <w:del w:id="1003" w:author="AI润色" w:date="2026-06-12T00:00:00Z">
        <w:r>
          <w:delText xml:space="preserve">确保设备和系统都能够正常的运行没有问题</w:delText>
        </w:r>
      </w:del>
      <w:ins w:id="1004" w:author="AI润色" w:date="2026-06-12T00:00:00Z">
        <w:r>
          <w:t xml:space="preserve">确保设备和系统正常运行</w:t>
        </w:r>
      </w:ins>
      <w:commentRangeStart w:id="1"/>
      <w:r>
        <w:t xml:space="preserve"/>
      </w:r>
      <w:commentRangeEnd w:id="1"/>
      <w:r>
        <w:rPr>
          <w:rStyle w:val="CommentReference"/>
        </w:rPr>
        <w:commentReference w:id="1"/>
      </w:r>
      <w:r>
        <w:t xml:space="preserve">。</w:t>
      </w:r>
    </w:p>
    <w:p>
      <w:r>
        <w:t xml:space="preserve">二、</w:t>
      </w:r>
      <w:del w:id="1005" w:author="AI润色" w:date="2026-06-12T00:00:00Z">
        <w:r>
          <w:delText xml:space="preserve">时间按排</w:delText>
        </w:r>
      </w:del>
      <w:ins w:id="1006" w:author="AI润色" w:date="2026-06-12T00:00:00Z">
        <w:r>
          <w:t xml:space="preserve">时间安排</w:t>
        </w:r>
      </w:ins>
      <w:commentRangeStart w:id="2"/>
      <w:r>
        <w:t xml:space="preserve"/>
      </w:r>
      <w:commentRangeEnd w:id="2"/>
      <w:r>
        <w:rPr>
          <w:rStyle w:val="CommentReference"/>
        </w:rPr>
        <w:commentReference w:id="2"/>
      </w:r>
      <w:r>
        <w:t xml:space="preserve">。巡检工作自6月15日开始，至6月30日结束，请各部门提前做好相关准备工作的安排。</w:t>
      </w:r>
    </w:p>
    <w:p>
      <w:r>
        <w:t xml:space="preserve">三、工作要求。各部门要高度重视，认真组织，确保巡检工作顺利完成，发现问题要及时上报并</w:t>
      </w:r>
      <w:del w:id="1007" w:author="AI润色" w:date="2026-06-12T00:00:00Z">
        <w:r>
          <w:delText xml:space="preserve">积极的进行整改</w:delText>
        </w:r>
      </w:del>
      <w:ins w:id="1008" w:author="AI润色" w:date="2026-06-12T00:00:00Z">
        <w:r>
          <w:t xml:space="preserve">及时整改</w:t>
        </w:r>
      </w:ins>
      <w:commentRangeStart w:id="3"/>
      <w:r>
        <w:t xml:space="preserve"/>
      </w:r>
      <w:commentRangeEnd w:id="3"/>
      <w:r>
        <w:rPr>
          <w:rStyle w:val="CommentReference"/>
        </w:rPr>
        <w:commentReference w:id="3"/>
      </w:r>
      <w:r>
        <w:t xml:space="preserve">。</w:t>
      </w:r>
    </w:p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润色" w:initials="AI" w:date="2026-06-12T07:35:12Z">
    <w:p>
      <w:pPr>
        <w:pStyle w:val="CommentText"/>
      </w:pPr>
      <w:r>
        <w:rPr>
          <w:rStyle w:val="CommentReference"/>
        </w:rPr>
        <w:annotationRef/>
      </w:r>
      <w:r>
        <w:t>删除冗余的“的”，表述更符合公文语体</w:t>
      </w:r>
    </w:p>
  </w:comment>
  <w:comment w:id="1" w:author="AI润色" w:initials="AI" w:date="2026-06-12T07:35:12Z">
    <w:p>
      <w:pPr>
        <w:pStyle w:val="CommentText"/>
      </w:pPr>
      <w:r>
        <w:rPr>
          <w:rStyle w:val="CommentReference"/>
        </w:rPr>
        <w:annotationRef/>
      </w:r>
      <w:r>
        <w:t>删除口语化冗余表达</w:t>
      </w:r>
    </w:p>
  </w:comment>
  <w:comment w:id="2" w:author="AI润色" w:initials="AI" w:date="2026-06-12T07:35:12Z">
    <w:p>
      <w:pPr>
        <w:pStyle w:val="CommentText"/>
      </w:pPr>
      <w:r>
        <w:rPr>
          <w:rStyle w:val="CommentReference"/>
        </w:rPr>
        <w:annotationRef/>
      </w:r>
      <w:r>
        <w:t>错别字：“按排”应为“安排”</w:t>
      </w:r>
    </w:p>
  </w:comment>
  <w:comment w:id="3" w:author="AI润色" w:initials="AI" w:date="2026-06-12T07:35:12Z">
    <w:p>
      <w:pPr>
        <w:pStyle w:val="CommentText"/>
      </w:pPr>
      <w:r>
        <w:rPr>
          <w:rStyle w:val="CommentReference"/>
        </w:rPr>
        <w:annotationRef/>
      </w:r>
      <w:r>
        <w:t>去除冗余助词，动词更精炼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